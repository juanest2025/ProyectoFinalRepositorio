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Proyecto Final de Informática – Momento I:</w:t>
      </w:r>
      <w:r w:rsidDel="00000000" w:rsidR="00000000" w:rsidRPr="00000000">
        <w:rPr>
          <w:rtl w:val="0"/>
        </w:rPr>
        <w:t xml:space="preserve"> Contextualización</w:t>
      </w:r>
    </w:p>
    <w:p w:rsidR="00000000" w:rsidDel="00000000" w:rsidP="00000000" w:rsidRDefault="00000000" w:rsidRPr="00000000" w14:paraId="00000002">
      <w:pPr>
        <w:rPr/>
      </w:pPr>
      <w:r w:rsidDel="00000000" w:rsidR="00000000" w:rsidRPr="00000000">
        <w:rPr>
          <w:b w:val="1"/>
          <w:rtl w:val="0"/>
        </w:rPr>
        <w:t xml:space="preserve">Título del videojuego:</w:t>
      </w:r>
      <w:r w:rsidDel="00000000" w:rsidR="00000000" w:rsidRPr="00000000">
        <w:rPr>
          <w:rtl w:val="0"/>
        </w:rPr>
        <w:t xml:space="preserve"> “La Batalla Patogénica ”</w:t>
      </w:r>
    </w:p>
    <w:p w:rsidR="00000000" w:rsidDel="00000000" w:rsidP="00000000" w:rsidRDefault="00000000" w:rsidRPr="00000000" w14:paraId="00000003">
      <w:pPr>
        <w:rPr/>
      </w:pPr>
      <w:r w:rsidDel="00000000" w:rsidR="00000000" w:rsidRPr="00000000">
        <w:rPr>
          <w:b w:val="1"/>
          <w:rtl w:val="0"/>
        </w:rPr>
        <w:t xml:space="preserve">Evento histórico:</w:t>
      </w:r>
      <w:r w:rsidDel="00000000" w:rsidR="00000000" w:rsidRPr="00000000">
        <w:rPr>
          <w:rtl w:val="0"/>
        </w:rPr>
        <w:t xml:space="preserve"> La invención de la vacuna contra la viruela</w:t>
      </w:r>
    </w:p>
    <w:p w:rsidR="00000000" w:rsidDel="00000000" w:rsidP="00000000" w:rsidRDefault="00000000" w:rsidRPr="00000000" w14:paraId="00000004">
      <w:pPr>
        <w:rPr>
          <w:b w:val="1"/>
        </w:rPr>
      </w:pPr>
      <w:r w:rsidDel="00000000" w:rsidR="00000000" w:rsidRPr="00000000">
        <w:rPr>
          <w:b w:val="1"/>
          <w:rtl w:val="0"/>
        </w:rPr>
        <w:t xml:space="preserve">Integrantes:</w:t>
      </w:r>
    </w:p>
    <w:p w:rsidR="00000000" w:rsidDel="00000000" w:rsidP="00000000" w:rsidRDefault="00000000" w:rsidRPr="00000000" w14:paraId="00000005">
      <w:pPr>
        <w:rPr/>
      </w:pPr>
      <w:r w:rsidDel="00000000" w:rsidR="00000000" w:rsidRPr="00000000">
        <w:rPr>
          <w:rtl w:val="0"/>
        </w:rPr>
        <w:t xml:space="preserve">-Juan Esteban Velez Hincapié</w:t>
      </w:r>
    </w:p>
    <w:p w:rsidR="00000000" w:rsidDel="00000000" w:rsidP="00000000" w:rsidRDefault="00000000" w:rsidRPr="00000000" w14:paraId="00000006">
      <w:pPr>
        <w:rPr/>
      </w:pPr>
      <w:r w:rsidDel="00000000" w:rsidR="00000000" w:rsidRPr="00000000">
        <w:rPr>
          <w:rtl w:val="0"/>
        </w:rPr>
        <w:t xml:space="preserve">-Ricardo Yesith Cañas Jorge </w:t>
      </w:r>
    </w:p>
    <w:p w:rsidR="00000000" w:rsidDel="00000000" w:rsidP="00000000" w:rsidRDefault="00000000" w:rsidRPr="00000000" w14:paraId="00000007">
      <w:pPr>
        <w:rPr/>
      </w:pPr>
      <w:r w:rsidDel="00000000" w:rsidR="00000000" w:rsidRPr="00000000">
        <w:rPr>
          <w:rtl w:val="0"/>
        </w:rPr>
        <w:t xml:space="preserve">Fecha: 2 de noviembre de 2025</w:t>
      </w:r>
    </w:p>
    <w:p w:rsidR="00000000" w:rsidDel="00000000" w:rsidP="00000000" w:rsidRDefault="00000000" w:rsidRPr="00000000" w14:paraId="00000008">
      <w:pPr>
        <w:rPr>
          <w:b w:val="1"/>
        </w:rPr>
      </w:pPr>
      <w:r w:rsidDel="00000000" w:rsidR="00000000" w:rsidRPr="00000000">
        <w:rPr>
          <w:b w:val="1"/>
          <w:rtl w:val="0"/>
        </w:rPr>
        <w:t xml:space="preserve">1. Idea General</w:t>
      </w:r>
    </w:p>
    <w:p w:rsidR="00000000" w:rsidDel="00000000" w:rsidP="00000000" w:rsidRDefault="00000000" w:rsidRPr="00000000" w14:paraId="00000009">
      <w:pPr>
        <w:rPr/>
      </w:pPr>
      <w:r w:rsidDel="00000000" w:rsidR="00000000" w:rsidRPr="00000000">
        <w:rPr>
          <w:rtl w:val="0"/>
        </w:rPr>
        <w:t xml:space="preserve">El videojuego “La Batalla Invisible” se inspira en el descubrimiento de la primera vacuna por Edward Jenner a finales del siglo XVIII. El jugador asumirá el papel de un joven aprendiz de médico que debe luchar contra brotes de enfermedades mortales, usando sus conocimientos científicos para salvar vidas.</w:t>
      </w:r>
    </w:p>
    <w:p w:rsidR="00000000" w:rsidDel="00000000" w:rsidP="00000000" w:rsidRDefault="00000000" w:rsidRPr="00000000" w14:paraId="0000000A">
      <w:pPr>
        <w:rPr/>
      </w:pPr>
      <w:r w:rsidDel="00000000" w:rsidR="00000000" w:rsidRPr="00000000">
        <w:rPr>
          <w:rtl w:val="0"/>
        </w:rPr>
        <w:t xml:space="preserve">El juego combina acción y estrategia en tres niveles ambientados en distintos momentos históricos relacionados con el desarrollo de las vacunas. Su diseño busca ser educativo, entretenido y visualmente atractivo, aplicando conceptos de programación orientada a objetos, memoria dinámica y GUI en C++ con Qt.</w:t>
      </w:r>
    </w:p>
    <w:p w:rsidR="00000000" w:rsidDel="00000000" w:rsidP="00000000" w:rsidRDefault="00000000" w:rsidRPr="00000000" w14:paraId="0000000B">
      <w:pPr>
        <w:rPr>
          <w:b w:val="1"/>
        </w:rPr>
      </w:pPr>
      <w:r w:rsidDel="00000000" w:rsidR="00000000" w:rsidRPr="00000000">
        <w:rPr>
          <w:b w:val="1"/>
          <w:rtl w:val="0"/>
        </w:rPr>
        <w:t xml:space="preserve">2. Objetivo General</w:t>
      </w:r>
    </w:p>
    <w:p w:rsidR="00000000" w:rsidDel="00000000" w:rsidP="00000000" w:rsidRDefault="00000000" w:rsidRPr="00000000" w14:paraId="0000000C">
      <w:pPr>
        <w:rPr/>
      </w:pPr>
      <w:r w:rsidDel="00000000" w:rsidR="00000000" w:rsidRPr="00000000">
        <w:rPr>
          <w:rtl w:val="0"/>
        </w:rPr>
        <w:t xml:space="preserve">Desarrollar un videojuego sencillo que permita aplicar los conocimientos de programación orientada a objetos, manejo de memoria dinámica e interfaces gráficas (Qt), representando de forma lúdica el proceso histórico y científico detrás de la invención de las vacunas.</w:t>
      </w:r>
    </w:p>
    <w:p w:rsidR="00000000" w:rsidDel="00000000" w:rsidP="00000000" w:rsidRDefault="00000000" w:rsidRPr="00000000" w14:paraId="0000000D">
      <w:pPr>
        <w:rPr>
          <w:b w:val="1"/>
        </w:rPr>
      </w:pPr>
      <w:r w:rsidDel="00000000" w:rsidR="00000000" w:rsidRPr="00000000">
        <w:rPr>
          <w:b w:val="1"/>
          <w:rtl w:val="0"/>
        </w:rPr>
        <w:t xml:space="preserve">3. Objetivos Específicos</w:t>
      </w:r>
    </w:p>
    <w:p w:rsidR="00000000" w:rsidDel="00000000" w:rsidP="00000000" w:rsidRDefault="00000000" w:rsidRPr="00000000" w14:paraId="0000000E">
      <w:pPr>
        <w:rPr/>
      </w:pPr>
      <w:r w:rsidDel="00000000" w:rsidR="00000000" w:rsidRPr="00000000">
        <w:rPr>
          <w:rtl w:val="0"/>
        </w:rPr>
        <w:t xml:space="preserve">Representar tres etapas del desarrollo de las vacunas a través de tres niveles con mecánicas diferentes.</w:t>
      </w:r>
    </w:p>
    <w:p w:rsidR="00000000" w:rsidDel="00000000" w:rsidP="00000000" w:rsidRDefault="00000000" w:rsidRPr="00000000" w14:paraId="0000000F">
      <w:pPr>
        <w:rPr/>
      </w:pPr>
      <w:r w:rsidDel="00000000" w:rsidR="00000000" w:rsidRPr="00000000">
        <w:rPr>
          <w:rtl w:val="0"/>
        </w:rPr>
        <w:t xml:space="preserve">Implementar al menos tres modelos de movimiento físico distintos en los objetos del juego.</w:t>
      </w:r>
    </w:p>
    <w:p w:rsidR="00000000" w:rsidDel="00000000" w:rsidP="00000000" w:rsidRDefault="00000000" w:rsidRPr="00000000" w14:paraId="00000010">
      <w:pPr>
        <w:rPr/>
      </w:pPr>
      <w:r w:rsidDel="00000000" w:rsidR="00000000" w:rsidRPr="00000000">
        <w:rPr>
          <w:rtl w:val="0"/>
        </w:rPr>
        <w:t xml:space="preserve">Diseñar un agente autónomo que reaccione de forma inteligente a los eventos del entorno.</w:t>
      </w:r>
    </w:p>
    <w:p w:rsidR="00000000" w:rsidDel="00000000" w:rsidP="00000000" w:rsidRDefault="00000000" w:rsidRPr="00000000" w14:paraId="00000011">
      <w:pPr>
        <w:rPr/>
      </w:pPr>
      <w:r w:rsidDel="00000000" w:rsidR="00000000" w:rsidRPr="00000000">
        <w:rPr>
          <w:rtl w:val="0"/>
        </w:rPr>
        <w:t xml:space="preserve">Incluir un nivel con control de tiempo mediante un temporizador.</w:t>
      </w:r>
    </w:p>
    <w:p w:rsidR="00000000" w:rsidDel="00000000" w:rsidP="00000000" w:rsidRDefault="00000000" w:rsidRPr="00000000" w14:paraId="00000012">
      <w:pPr>
        <w:rPr/>
      </w:pPr>
      <w:r w:rsidDel="00000000" w:rsidR="00000000" w:rsidRPr="00000000">
        <w:rPr>
          <w:rtl w:val="0"/>
        </w:rPr>
        <w:t xml:space="preserve">Crear una interfaz amigable y clara, con vistas y dinámicas diferenciadas para cada nivel.</w:t>
      </w:r>
    </w:p>
    <w:p w:rsidR="00000000" w:rsidDel="00000000" w:rsidP="00000000" w:rsidRDefault="00000000" w:rsidRPr="00000000" w14:paraId="00000013">
      <w:pPr>
        <w:rPr>
          <w:b w:val="1"/>
        </w:rPr>
      </w:pPr>
      <w:r w:rsidDel="00000000" w:rsidR="00000000" w:rsidRPr="00000000">
        <w:rPr>
          <w:b w:val="1"/>
          <w:rtl w:val="0"/>
        </w:rPr>
        <w:t xml:space="preserve">4. Contexto Histórico</w:t>
      </w:r>
    </w:p>
    <w:p w:rsidR="00000000" w:rsidDel="00000000" w:rsidP="00000000" w:rsidRDefault="00000000" w:rsidRPr="00000000" w14:paraId="00000014">
      <w:pPr>
        <w:rPr/>
      </w:pPr>
      <w:r w:rsidDel="00000000" w:rsidR="00000000" w:rsidRPr="00000000">
        <w:rPr>
          <w:rtl w:val="0"/>
        </w:rPr>
        <w:t xml:space="preserve">En el siglo XVIII, Edward Jenner observó que las mujeres que ordeñaban vacas infectadas con viruela vacuna no contraían la viruela humana. Basándose en esa observación, en 1796 aplicó la primera vacuna, sentando las bases de la inmunología moderna.</w:t>
      </w:r>
    </w:p>
    <w:p w:rsidR="00000000" w:rsidDel="00000000" w:rsidP="00000000" w:rsidRDefault="00000000" w:rsidRPr="00000000" w14:paraId="00000015">
      <w:pPr>
        <w:rPr/>
      </w:pPr>
      <w:r w:rsidDel="00000000" w:rsidR="00000000" w:rsidRPr="00000000">
        <w:rPr>
          <w:rtl w:val="0"/>
        </w:rPr>
        <w:t xml:space="preserve">El videojuego toma este hito como punto de partida para mostrar, de forma simbólica, la evolución del conocimiento científico y la lucha de la humanidad contra las enfermedades.</w:t>
      </w:r>
    </w:p>
    <w:p w:rsidR="00000000" w:rsidDel="00000000" w:rsidP="00000000" w:rsidRDefault="00000000" w:rsidRPr="00000000" w14:paraId="00000016">
      <w:pPr>
        <w:rPr>
          <w:b w:val="1"/>
        </w:rPr>
      </w:pPr>
      <w:r w:rsidDel="00000000" w:rsidR="00000000" w:rsidRPr="00000000">
        <w:rPr>
          <w:b w:val="1"/>
          <w:rtl w:val="0"/>
        </w:rPr>
        <w:t xml:space="preserve">5. Sinopsis General del Juego</w:t>
      </w:r>
    </w:p>
    <w:p w:rsidR="00000000" w:rsidDel="00000000" w:rsidP="00000000" w:rsidRDefault="00000000" w:rsidRPr="00000000" w14:paraId="00000017">
      <w:pPr>
        <w:rPr/>
      </w:pPr>
      <w:r w:rsidDel="00000000" w:rsidR="00000000" w:rsidRPr="00000000">
        <w:rPr>
          <w:rtl w:val="0"/>
        </w:rPr>
        <w:t xml:space="preserve">El jugador debe ayudar a tres generaciones de científicos a detener diferentes brotes infecciosos. En cada nivel, deberá cumplir misiones que representan experimentos, curas y distribución de vacunas.</w:t>
      </w:r>
    </w:p>
    <w:p w:rsidR="00000000" w:rsidDel="00000000" w:rsidP="00000000" w:rsidRDefault="00000000" w:rsidRPr="00000000" w14:paraId="00000018">
      <w:pPr>
        <w:rPr/>
      </w:pPr>
      <w:r w:rsidDel="00000000" w:rsidR="00000000" w:rsidRPr="00000000">
        <w:rPr>
          <w:rtl w:val="0"/>
        </w:rPr>
        <w:t xml:space="preserve">A medida que avanza, enfrentará virus más resistentes y entornos más complejos.</w:t>
      </w:r>
    </w:p>
    <w:p w:rsidR="00000000" w:rsidDel="00000000" w:rsidP="00000000" w:rsidRDefault="00000000" w:rsidRPr="00000000" w14:paraId="00000019">
      <w:pPr>
        <w:rPr/>
      </w:pPr>
      <w:r w:rsidDel="00000000" w:rsidR="00000000" w:rsidRPr="00000000">
        <w:rPr>
          <w:rtl w:val="0"/>
        </w:rPr>
        <w:t xml:space="preserve">El juego termina cuando el jugador logra controlar los tres brotes, simbolizando la victoria de la ciencia sobre las epidemias</w:t>
      </w:r>
    </w:p>
    <w:p w:rsidR="00000000" w:rsidDel="00000000" w:rsidP="00000000" w:rsidRDefault="00000000" w:rsidRPr="00000000" w14:paraId="0000001A">
      <w:pPr>
        <w:rPr>
          <w:b w:val="1"/>
        </w:rPr>
      </w:pPr>
      <w:r w:rsidDel="00000000" w:rsidR="00000000" w:rsidRPr="00000000">
        <w:rPr>
          <w:b w:val="1"/>
          <w:rtl w:val="0"/>
        </w:rPr>
        <w:t xml:space="preserve">6. Descripción de los Niveles</w:t>
      </w:r>
    </w:p>
    <w:p w:rsidR="00000000" w:rsidDel="00000000" w:rsidP="00000000" w:rsidRDefault="00000000" w:rsidRPr="00000000" w14:paraId="0000001B">
      <w:pPr>
        <w:rPr/>
      </w:pPr>
      <w:r w:rsidDel="00000000" w:rsidR="00000000" w:rsidRPr="00000000">
        <w:rPr>
          <w:b w:val="1"/>
          <w:rtl w:val="0"/>
        </w:rPr>
        <w:t xml:space="preserve">Nivel 1:</w:t>
      </w:r>
      <w:r w:rsidDel="00000000" w:rsidR="00000000" w:rsidRPr="00000000">
        <w:rPr>
          <w:rtl w:val="0"/>
        </w:rPr>
        <w:t xml:space="preserve"> Cuando todo estaba perdido y  solo a la humanidad le esperaba un cruel destino, la destrucción y extinción de esta, era la salida. pero como la esperanza es lo único que no se pierde, un joven médico encontró la manera de sobrevivir a los virus y no solo sobrevivir, sino de combatirlos y e aquí una batalla que luchará la humanidad por siempre.</w:t>
      </w:r>
    </w:p>
    <w:p w:rsidR="00000000" w:rsidDel="00000000" w:rsidP="00000000" w:rsidRDefault="00000000" w:rsidRPr="00000000" w14:paraId="0000001C">
      <w:pPr>
        <w:rPr>
          <w:b w:val="1"/>
        </w:rPr>
      </w:pPr>
      <w:r w:rsidDel="00000000" w:rsidR="00000000" w:rsidRPr="00000000">
        <w:rPr>
          <w:b w:val="1"/>
          <w:rtl w:val="0"/>
        </w:rPr>
        <w:t xml:space="preserve">Dinámica:</w:t>
      </w:r>
    </w:p>
    <w:sdt>
      <w:sdtPr>
        <w:id w:val="933502234"/>
        <w:tag w:val="goog_rdk_6"/>
      </w:sdtPr>
      <w:sdtContent>
        <w:p w:rsidR="00000000" w:rsidDel="00000000" w:rsidP="00000000" w:rsidRDefault="00000000" w:rsidRPr="00000000" w14:paraId="0000001D">
          <w:pPr>
            <w:rPr>
              <w:ins w:author="Ricardo Cañas" w:id="0" w:date="2025-11-02T03:15:37Z"/>
            </w:rPr>
          </w:pPr>
          <w:r w:rsidDel="00000000" w:rsidR="00000000" w:rsidRPr="00000000">
            <w:rPr>
              <w:rtl w:val="0"/>
            </w:rPr>
            <w:t xml:space="preserve">El jugador controla a Jenne</w:t>
          </w:r>
          <w:sdt>
            <w:sdtPr>
              <w:id w:val="-754035021"/>
              <w:tag w:val="goog_rdk_0"/>
            </w:sdtPr>
            <w:sdtContent>
              <w:ins w:author="Ricardo Cañas" w:id="0" w:date="2025-11-02T03:15:37Z">
                <w:r w:rsidDel="00000000" w:rsidR="00000000" w:rsidRPr="00000000">
                  <w:rPr>
                    <w:rtl w:val="0"/>
                  </w:rPr>
                  <w:t xml:space="preserve">r, el cual debe combatir con virus que se </w:t>
                </w:r>
              </w:ins>
              <w:sdt>
                <w:sdtPr>
                  <w:id w:val="-1345992578"/>
                  <w:tag w:val="goog_rdk_1"/>
                </w:sdtPr>
                <w:sdtContent>
                  <w:ins w:author="Ricardo Cañas" w:id="0" w:date="2025-11-02T03:15:37Z">
                    <w:r w:rsidDel="00000000" w:rsidR="00000000" w:rsidRPr="00000000">
                      <w:rPr>
                        <w:rtl w:val="0"/>
                        <w:rPrChange w:author="Ricardo Cañas" w:id="1" w:date="2025-11-02T03:15:37Z">
                          <w:rPr/>
                        </w:rPrChange>
                      </w:rPr>
                      <w:t xml:space="preserve">mueven</w:t>
                    </w:r>
                  </w:ins>
                </w:sdtContent>
              </w:sdt>
              <w:ins w:author="Ricardo Cañas" w:id="0" w:date="2025-11-02T03:15:37Z">
                <w:r w:rsidDel="00000000" w:rsidR="00000000" w:rsidRPr="00000000">
                  <w:rPr>
                    <w:rtl w:val="0"/>
                  </w:rPr>
                  <w:t xml:space="preserve"> en </w:t>
                </w:r>
                <w:sdt>
                  <w:sdtPr>
                    <w:id w:val="262951446"/>
                    <w:tag w:val="goog_rdk_2"/>
                  </w:sdtPr>
                  <w:sdtContent>
                    <w:r w:rsidDel="00000000" w:rsidR="00000000" w:rsidRPr="00000000">
                      <w:rPr>
                        <w:rtl w:val="0"/>
                        <w:rPrChange w:author="Ricardo Cañas" w:id="1" w:date="2025-11-02T03:15:37Z">
                          <w:rPr/>
                        </w:rPrChange>
                      </w:rPr>
                      <w:t xml:space="preserve">línea</w:t>
                    </w:r>
                  </w:sdtContent>
                </w:sdt>
                <w:r w:rsidDel="00000000" w:rsidR="00000000" w:rsidRPr="00000000">
                  <w:rPr>
                    <w:rtl w:val="0"/>
                  </w:rPr>
                  <w:t xml:space="preserve"> recta hacia el, alguno que pasan lejos de </w:t>
                </w:r>
                <w:sdt>
                  <w:sdtPr>
                    <w:id w:val="884167622"/>
                    <w:tag w:val="goog_rdk_3"/>
                  </w:sdtPr>
                  <w:sdtContent>
                    <w:r w:rsidDel="00000000" w:rsidR="00000000" w:rsidRPr="00000000">
                      <w:rPr>
                        <w:rtl w:val="0"/>
                        <w:rPrChange w:author="Ricardo Cañas" w:id="1" w:date="2025-11-02T03:15:37Z">
                          <w:rPr/>
                        </w:rPrChange>
                      </w:rPr>
                      <w:t xml:space="preserve">él, tiene</w:t>
                    </w:r>
                  </w:sdtContent>
                </w:sdt>
                <w:r w:rsidDel="00000000" w:rsidR="00000000" w:rsidRPr="00000000">
                  <w:rPr>
                    <w:rtl w:val="0"/>
                  </w:rPr>
                  <w:t xml:space="preserve"> la habilidad de </w:t>
                </w:r>
                <w:sdt>
                  <w:sdtPr>
                    <w:id w:val="-1419116236"/>
                    <w:tag w:val="goog_rdk_4"/>
                  </w:sdtPr>
                  <w:sdtContent>
                    <w:r w:rsidDel="00000000" w:rsidR="00000000" w:rsidRPr="00000000">
                      <w:rPr>
                        <w:rtl w:val="0"/>
                        <w:rPrChange w:author="Ricardo Cañas" w:id="1" w:date="2025-11-02T03:15:37Z">
                          <w:rPr/>
                        </w:rPrChange>
                      </w:rPr>
                      <w:t xml:space="preserve">disparar</w:t>
                    </w:r>
                  </w:sdtContent>
                </w:sdt>
                <w:r w:rsidDel="00000000" w:rsidR="00000000" w:rsidRPr="00000000">
                  <w:rPr>
                    <w:rtl w:val="0"/>
                  </w:rPr>
                  <w:t xml:space="preserve"> fragmentos hacia jenner, que de ser tocado por ellos, se </w:t>
                </w:r>
                <w:sdt>
                  <w:sdtPr>
                    <w:id w:val="1210362139"/>
                    <w:tag w:val="goog_rdk_5"/>
                  </w:sdtPr>
                  <w:sdtContent>
                    <w:r w:rsidDel="00000000" w:rsidR="00000000" w:rsidRPr="00000000">
                      <w:rPr>
                        <w:rtl w:val="0"/>
                        <w:rPrChange w:author="Ricardo Cañas" w:id="1" w:date="2025-11-02T03:15:37Z">
                          <w:rPr/>
                        </w:rPrChange>
                      </w:rPr>
                      <w:t xml:space="preserve">descontará</w:t>
                    </w:r>
                  </w:sdtContent>
                </w:sdt>
                <w:r w:rsidDel="00000000" w:rsidR="00000000" w:rsidRPr="00000000">
                  <w:rPr>
                    <w:rtl w:val="0"/>
                  </w:rPr>
                  <w:t xml:space="preserve">  puntos de vida, aunque si el virus lo toca tiene un descuento del doble. </w:t>
                </w:r>
              </w:ins>
            </w:sdtContent>
          </w:sdt>
        </w:p>
      </w:sdtContent>
    </w:sdt>
    <w:sdt>
      <w:sdtPr>
        <w:id w:val="-1363364548"/>
        <w:tag w:val="goog_rdk_9"/>
      </w:sdtPr>
      <w:sdtContent>
        <w:p w:rsidR="00000000" w:rsidDel="00000000" w:rsidP="00000000" w:rsidRDefault="00000000" w:rsidRPr="00000000" w14:paraId="0000001E">
          <w:pPr>
            <w:rPr>
              <w:ins w:author="Ricardo Cañas" w:id="0" w:date="2025-11-02T03:15:37Z"/>
            </w:rPr>
          </w:pPr>
          <w:sdt>
            <w:sdtPr>
              <w:id w:val="1683514224"/>
              <w:tag w:val="goog_rdk_7"/>
            </w:sdtPr>
            <w:sdtContent>
              <w:ins w:author="Ricardo Cañas" w:id="0" w:date="2025-11-02T03:15:37Z">
                <w:r w:rsidDel="00000000" w:rsidR="00000000" w:rsidRPr="00000000">
                  <w:rPr>
                    <w:rtl w:val="0"/>
                  </w:rPr>
                  <w:t xml:space="preserve">El puede acabar con los virus con un solo golpe de la </w:t>
                </w:r>
              </w:ins>
              <w:sdt>
                <w:sdtPr>
                  <w:id w:val="-1004563453"/>
                  <w:tag w:val="goog_rdk_8"/>
                </w:sdtPr>
                <w:sdtContent>
                  <w:ins w:author="Ricardo Cañas" w:id="0" w:date="2025-11-02T03:15:37Z">
                    <w:r w:rsidDel="00000000" w:rsidR="00000000" w:rsidRPr="00000000">
                      <w:rPr>
                        <w:rtl w:val="0"/>
                        <w:rPrChange w:author="Ricardo Cañas" w:id="1" w:date="2025-11-02T03:15:37Z">
                          <w:rPr/>
                        </w:rPrChange>
                      </w:rPr>
                      <w:t xml:space="preserve">jeringa.</w:t>
                    </w:r>
                  </w:ins>
                </w:sdtContent>
              </w:sdt>
              <w:ins w:author="Ricardo Cañas" w:id="0" w:date="2025-11-02T03:15:37Z">
                <w:r w:rsidDel="00000000" w:rsidR="00000000" w:rsidRPr="00000000">
                  <w:rPr>
                    <w:rtl w:val="0"/>
                  </w:rPr>
                  <w:t xml:space="preserve"> </w:t>
                </w:r>
              </w:ins>
            </w:sdtContent>
          </w:sdt>
        </w:p>
      </w:sdtContent>
    </w:sdt>
    <w:sdt>
      <w:sdtPr>
        <w:id w:val="-1471650835"/>
        <w:tag w:val="goog_rdk_16"/>
      </w:sdtPr>
      <w:sdtContent>
        <w:p w:rsidR="00000000" w:rsidDel="00000000" w:rsidP="00000000" w:rsidRDefault="00000000" w:rsidRPr="00000000" w14:paraId="0000001F">
          <w:pPr>
            <w:rPr>
              <w:ins w:author="Ricardo Cañas" w:id="0" w:date="2025-11-02T03:15:37Z"/>
              <w:del w:author="Ricardo Cañas" w:id="0" w:date="2025-11-02T03:15:37Z"/>
            </w:rPr>
          </w:pPr>
          <w:sdt>
            <w:sdtPr>
              <w:id w:val="-991036455"/>
              <w:tag w:val="goog_rdk_10"/>
            </w:sdtPr>
            <w:sdtContent>
              <w:ins w:author="Ricardo Cañas" w:id="0" w:date="2025-11-02T03:15:37Z"/>
              <w:sdt>
                <w:sdtPr>
                  <w:id w:val="740813109"/>
                  <w:tag w:val="goog_rdk_11"/>
                </w:sdtPr>
                <w:sdtContent>
                  <w:ins w:author="Ricardo Cañas" w:id="0" w:date="2025-11-02T03:15:37Z">
                    <w:r w:rsidDel="00000000" w:rsidR="00000000" w:rsidRPr="00000000">
                      <w:rPr>
                        <w:b w:val="1"/>
                        <w:rtl w:val="0"/>
                        <w:rPrChange w:author="Ricardo Cañas" w:id="1" w:date="2025-11-02T03:15:37Z">
                          <w:rPr/>
                        </w:rPrChange>
                      </w:rPr>
                      <w:t xml:space="preserve">Vista: </w:t>
                    </w:r>
                  </w:ins>
                </w:sdtContent>
              </w:sdt>
              <w:ins w:author="Ricardo Cañas" w:id="0" w:date="2025-11-02T03:15:37Z">
                <w:sdt>
                  <w:sdtPr>
                    <w:id w:val="-766676303"/>
                    <w:tag w:val="goog_rdk_12"/>
                  </w:sdtPr>
                  <w:sdtContent>
                    <w:r w:rsidDel="00000000" w:rsidR="00000000" w:rsidRPr="00000000">
                      <w:rPr>
                        <w:rtl w:val="0"/>
                        <w:rPrChange w:author="Ricardo Cañas" w:id="1" w:date="2025-11-02T03:15:37Z">
                          <w:rPr/>
                        </w:rPrChange>
                      </w:rPr>
                      <w:t xml:space="preserve">superior. </w:t>
                    </w:r>
                  </w:sdtContent>
                </w:sdt>
              </w:ins>
            </w:sdtContent>
          </w:sdt>
          <w:sdt>
            <w:sdtPr>
              <w:id w:val="-428369490"/>
              <w:tag w:val="goog_rdk_13"/>
            </w:sdtPr>
            <w:sdtContent>
              <w:del w:author="Ricardo Cañas" w:id="0" w:date="2025-11-02T03:15:37Z">
                <w:r w:rsidDel="00000000" w:rsidR="00000000" w:rsidRPr="00000000">
                  <w:rPr>
                    <w:rtl w:val="0"/>
                  </w:rPr>
                  <w:delText xml:space="preserve">r, que debe recolectar muestras de viruela vacuna de las vacas infectadas antes de que el brote se propa</w:delText>
                </w:r>
              </w:del>
            </w:sdtContent>
          </w:sdt>
          <w:sdt>
            <w:sdtPr>
              <w:id w:val="1200556050"/>
              <w:tag w:val="goog_rdk_14"/>
            </w:sdtPr>
            <w:sdtContent>
              <w:ins w:author="Ricardo Cañas" w:id="0" w:date="2025-11-02T03:15:37Z">
                <w:sdt>
                  <w:sdtPr>
                    <w:id w:val="425747106"/>
                    <w:tag w:val="goog_rdk_15"/>
                  </w:sdtPr>
                  <w:sdtContent>
                    <w:del w:author="Ricardo Cañas" w:id="0" w:date="2025-11-02T03:15:37Z">
                      <w:r w:rsidDel="00000000" w:rsidR="00000000" w:rsidRPr="00000000">
                        <w:rPr>
                          <w:rtl w:val="0"/>
                        </w:rPr>
                      </w:r>
                    </w:del>
                  </w:sdtContent>
                </w:sdt>
              </w:ins>
            </w:sdtContent>
          </w:sdt>
        </w:p>
      </w:sdtContent>
    </w:sdt>
    <w:sdt>
      <w:sdtPr>
        <w:id w:val="418756520"/>
        <w:tag w:val="goog_rdk_19"/>
      </w:sdtPr>
      <w:sdtContent>
        <w:p w:rsidR="00000000" w:rsidDel="00000000" w:rsidP="00000000" w:rsidRDefault="00000000" w:rsidRPr="00000000" w14:paraId="00000020">
          <w:pPr>
            <w:rPr>
              <w:del w:author="Ricardo Cañas" w:id="0" w:date="2025-11-02T03:15:37Z"/>
            </w:rPr>
          </w:pPr>
          <w:sdt>
            <w:sdtPr>
              <w:id w:val="-318534791"/>
              <w:tag w:val="goog_rdk_18"/>
            </w:sdtPr>
            <w:sdtContent>
              <w:del w:author="Ricardo Cañas" w:id="0" w:date="2025-11-02T03:15:37Z">
                <w:r w:rsidDel="00000000" w:rsidR="00000000" w:rsidRPr="00000000">
                  <w:rPr>
                    <w:rtl w:val="0"/>
                  </w:rPr>
                  <w:delText xml:space="preserve">gue.</w:delText>
                </w:r>
              </w:del>
            </w:sdtContent>
          </w:sdt>
        </w:p>
      </w:sdtContent>
    </w:sdt>
    <w:p w:rsidR="00000000" w:rsidDel="00000000" w:rsidP="00000000" w:rsidRDefault="00000000" w:rsidRPr="00000000" w14:paraId="00000021">
      <w:pPr>
        <w:rPr/>
      </w:pPr>
      <w:sdt>
        <w:sdtPr>
          <w:id w:val="-2070750774"/>
          <w:tag w:val="goog_rdk_20"/>
        </w:sdtPr>
        <w:sdtContent>
          <w:del w:author="Ricardo Cañas" w:id="0" w:date="2025-11-02T03:15:37Z">
            <w:r w:rsidDel="00000000" w:rsidR="00000000" w:rsidRPr="00000000">
              <w:rPr>
                <w:rtl w:val="0"/>
              </w:rPr>
              <w:delText xml:space="preserve">Debe evitar el contacto directo con enfermos para no contagiarse.</w:delText>
            </w:r>
          </w:del>
        </w:sdtContent>
      </w:sdt>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Físicas:</w:t>
      </w:r>
    </w:p>
    <w:sdt>
      <w:sdtPr>
        <w:id w:val="-376506687"/>
        <w:tag w:val="goog_rdk_22"/>
      </w:sdtPr>
      <w:sdtContent>
        <w:p w:rsidR="00000000" w:rsidDel="00000000" w:rsidP="00000000" w:rsidRDefault="00000000" w:rsidRPr="00000000" w14:paraId="00000023">
          <w:pPr>
            <w:rPr>
              <w:ins w:author="Ricardo Cañas" w:id="2" w:date="2025-11-02T03:32:29Z"/>
            </w:rPr>
          </w:pPr>
          <w:r w:rsidDel="00000000" w:rsidR="00000000" w:rsidRPr="00000000">
            <w:rPr>
              <w:rtl w:val="0"/>
            </w:rPr>
            <w:t xml:space="preserve">Movimiento parabólico de las partículas del virus al propagarse</w:t>
          </w:r>
          <w:sdt>
            <w:sdtPr>
              <w:id w:val="-462428388"/>
              <w:tag w:val="goog_rdk_21"/>
            </w:sdtPr>
            <w:sdtContent>
              <w:ins w:author="Ricardo Cañas" w:id="2" w:date="2025-11-02T03:32:29Z">
                <w:r w:rsidDel="00000000" w:rsidR="00000000" w:rsidRPr="00000000">
                  <w:rPr>
                    <w:rtl w:val="0"/>
                  </w:rPr>
                  <w:t xml:space="preserve">.</w:t>
                </w:r>
              </w:ins>
            </w:sdtContent>
          </w:sdt>
        </w:p>
      </w:sdtContent>
    </w:sdt>
    <w:sdt>
      <w:sdtPr>
        <w:id w:val="1291529003"/>
        <w:tag w:val="goog_rdk_26"/>
      </w:sdtPr>
      <w:sdtContent>
        <w:p w:rsidR="00000000" w:rsidDel="00000000" w:rsidP="00000000" w:rsidRDefault="00000000" w:rsidRPr="00000000" w14:paraId="00000024">
          <w:pPr>
            <w:rPr>
              <w:del w:author="Ricardo Cañas" w:id="2" w:date="2025-11-02T03:32:29Z"/>
            </w:rPr>
          </w:pPr>
          <w:sdt>
            <w:sdtPr>
              <w:id w:val="-215581008"/>
              <w:tag w:val="goog_rdk_23"/>
            </w:sdtPr>
            <w:sdtContent>
              <w:ins w:author="Ricardo Cañas" w:id="2" w:date="2025-11-02T03:32:29Z">
                <w:r w:rsidDel="00000000" w:rsidR="00000000" w:rsidRPr="00000000">
                  <w:rPr>
                    <w:rtl w:val="0"/>
                  </w:rPr>
                  <w:t xml:space="preserve">Movimiento </w:t>
                </w:r>
              </w:ins>
              <w:sdt>
                <w:sdtPr>
                  <w:id w:val="1481576832"/>
                  <w:tag w:val="goog_rdk_24"/>
                </w:sdtPr>
                <w:sdtContent>
                  <w:ins w:author="Ricardo Cañas" w:id="2" w:date="2025-11-02T03:32:29Z">
                    <w:r w:rsidDel="00000000" w:rsidR="00000000" w:rsidRPr="00000000">
                      <w:rPr>
                        <w:rtl w:val="0"/>
                        <w:rPrChange w:author="Ricardo Cañas" w:id="3" w:date="2025-11-02T03:32:29Z">
                          <w:rPr/>
                        </w:rPrChange>
                      </w:rPr>
                      <w:t xml:space="preserve">rectilíneo del virus.</w:t>
                    </w:r>
                  </w:ins>
                </w:sdtContent>
              </w:sdt>
              <w:ins w:author="Ricardo Cañas" w:id="2" w:date="2025-11-02T03:32:29Z"/>
            </w:sdtContent>
          </w:sdt>
          <w:sdt>
            <w:sdtPr>
              <w:id w:val="-1192300052"/>
              <w:tag w:val="goog_rdk_25"/>
            </w:sdtPr>
            <w:sdtContent>
              <w:del w:author="Ricardo Cañas" w:id="2" w:date="2025-11-02T03:32:29Z">
                <w:r w:rsidDel="00000000" w:rsidR="00000000" w:rsidRPr="00000000">
                  <w:rPr>
                    <w:rtl w:val="0"/>
                  </w:rPr>
                </w:r>
              </w:del>
            </w:sdtContent>
          </w:sdt>
        </w:p>
      </w:sdtContent>
    </w:sdt>
    <w:p w:rsidR="00000000" w:rsidDel="00000000" w:rsidP="00000000" w:rsidRDefault="00000000" w:rsidRPr="00000000" w14:paraId="00000025">
      <w:pPr>
        <w:rPr/>
      </w:pPr>
      <w:sdt>
        <w:sdtPr>
          <w:id w:val="1787066203"/>
          <w:tag w:val="goog_rdk_27"/>
        </w:sdtPr>
        <w:sdtContent>
          <w:del w:author="Ricardo Cañas" w:id="2" w:date="2025-11-02T03:32:29Z">
            <w:r w:rsidDel="00000000" w:rsidR="00000000" w:rsidRPr="00000000">
              <w:rPr>
                <w:rtl w:val="0"/>
              </w:rPr>
              <w:delText xml:space="preserve">Movimiento oscilatorio de los animales (vacas).</w:delText>
            </w:r>
          </w:del>
        </w:sdtContent>
      </w:sdt>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Movimiento lineal del personaje.</w:t>
      </w:r>
    </w:p>
    <w:sdt>
      <w:sdtPr>
        <w:id w:val="-2018211159"/>
        <w:tag w:val="goog_rdk_29"/>
      </w:sdtPr>
      <w:sdtContent>
        <w:p w:rsidR="00000000" w:rsidDel="00000000" w:rsidP="00000000" w:rsidRDefault="00000000" w:rsidRPr="00000000" w14:paraId="00000027">
          <w:pPr>
            <w:rPr>
              <w:ins w:author="Ricardo Cañas" w:id="4" w:date="2025-11-02T03:33:56Z"/>
            </w:rPr>
          </w:pPr>
          <w:r w:rsidDel="00000000" w:rsidR="00000000" w:rsidRPr="00000000">
            <w:rPr>
              <w:rtl w:val="0"/>
            </w:rPr>
            <w:t xml:space="preserve">Retos y objetivos:</w:t>
          </w:r>
          <w:sdt>
            <w:sdtPr>
              <w:id w:val="-960767055"/>
              <w:tag w:val="goog_rdk_28"/>
            </w:sdtPr>
            <w:sdtContent>
              <w:ins w:author="Ricardo Cañas" w:id="4" w:date="2025-11-02T03:33:56Z">
                <w:r w:rsidDel="00000000" w:rsidR="00000000" w:rsidRPr="00000000">
                  <w:rPr>
                    <w:rtl w:val="0"/>
                  </w:rPr>
                </w:r>
              </w:ins>
            </w:sdtContent>
          </w:sdt>
        </w:p>
      </w:sdtContent>
    </w:sdt>
    <w:sdt>
      <w:sdtPr>
        <w:id w:val="1183867538"/>
        <w:tag w:val="goog_rdk_32"/>
      </w:sdtPr>
      <w:sdtContent>
        <w:p w:rsidR="00000000" w:rsidDel="00000000" w:rsidP="00000000" w:rsidRDefault="00000000" w:rsidRPr="00000000" w14:paraId="00000028">
          <w:pPr>
            <w:rPr>
              <w:del w:author="Ricardo Cañas" w:id="4" w:date="2025-11-02T03:33:56Z"/>
            </w:rPr>
          </w:pPr>
          <w:sdt>
            <w:sdtPr>
              <w:id w:val="-597972593"/>
              <w:tag w:val="goog_rdk_30"/>
            </w:sdtPr>
            <w:sdtContent>
              <w:ins w:author="Ricardo Cañas" w:id="4" w:date="2025-11-02T03:33:56Z">
                <w:r w:rsidDel="00000000" w:rsidR="00000000" w:rsidRPr="00000000">
                  <w:rPr>
                    <w:rtl w:val="0"/>
                  </w:rPr>
                  <w:t xml:space="preserve">acabar con 30 virus en el camino.</w:t>
                </w:r>
              </w:ins>
            </w:sdtContent>
          </w:sdt>
          <w:sdt>
            <w:sdtPr>
              <w:id w:val="-1631182202"/>
              <w:tag w:val="goog_rdk_31"/>
            </w:sdtPr>
            <w:sdtContent>
              <w:del w:author="Ricardo Cañas" w:id="4" w:date="2025-11-02T03:33:56Z">
                <w:r w:rsidDel="00000000" w:rsidR="00000000" w:rsidRPr="00000000">
                  <w:rPr>
                    <w:rtl w:val="0"/>
                  </w:rPr>
                </w:r>
              </w:del>
            </w:sdtContent>
          </w:sdt>
        </w:p>
      </w:sdtContent>
    </w:sdt>
    <w:sdt>
      <w:sdtPr>
        <w:id w:val="-331106651"/>
        <w:tag w:val="goog_rdk_35"/>
      </w:sdtPr>
      <w:sdtContent>
        <w:p w:rsidR="00000000" w:rsidDel="00000000" w:rsidP="00000000" w:rsidRDefault="00000000" w:rsidRPr="00000000" w14:paraId="00000029">
          <w:pPr>
            <w:rPr>
              <w:del w:author="Ricardo Cañas" w:id="5" w:date="2025-11-02T03:33:47Z"/>
            </w:rPr>
          </w:pPr>
          <w:sdt>
            <w:sdtPr>
              <w:id w:val="2108499444"/>
              <w:tag w:val="goog_rdk_34"/>
            </w:sdtPr>
            <w:sdtContent>
              <w:del w:author="Ricardo Cañas" w:id="5" w:date="2025-11-02T03:33:47Z">
                <w:r w:rsidDel="00000000" w:rsidR="00000000" w:rsidRPr="00000000">
                  <w:rPr>
                    <w:rtl w:val="0"/>
                  </w:rPr>
                  <w:delText xml:space="preserve">Recolectar 10 muestras sanas antes de que el virus llegue a cierta área del mapa.</w:delText>
                </w:r>
              </w:del>
            </w:sdtContent>
          </w:sdt>
        </w:p>
      </w:sdtContent>
    </w:sdt>
    <w:p w:rsidR="00000000" w:rsidDel="00000000" w:rsidP="00000000" w:rsidRDefault="00000000" w:rsidRPr="00000000" w14:paraId="0000002A">
      <w:pPr>
        <w:rPr/>
      </w:pPr>
      <w:sdt>
        <w:sdtPr>
          <w:id w:val="-890647490"/>
          <w:tag w:val="goog_rdk_36"/>
        </w:sdtPr>
        <w:sdtContent>
          <w:del w:author="Ricardo Cañas" w:id="5" w:date="2025-11-02T03:33:47Z">
            <w:r w:rsidDel="00000000" w:rsidR="00000000" w:rsidRPr="00000000">
              <w:rPr>
                <w:rtl w:val="0"/>
              </w:rPr>
              <w:delText xml:space="preserve">El tiempo no es limitado, pero la propagación avanza con cada error</w:delText>
            </w:r>
          </w:del>
        </w:sdtContent>
      </w:sdt>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Nivel 2:</w:t>
      </w:r>
      <w:r w:rsidDel="00000000" w:rsidR="00000000" w:rsidRPr="00000000">
        <w:rPr>
          <w:rtl w:val="0"/>
        </w:rPr>
        <w:t xml:space="preserve"> “El Brote Global” (Siglo XX – Lucha contra la Polio)</w:t>
      </w:r>
    </w:p>
    <w:p w:rsidR="00000000" w:rsidDel="00000000" w:rsidP="00000000" w:rsidRDefault="00000000" w:rsidRPr="00000000" w14:paraId="0000002C">
      <w:pPr>
        <w:rPr/>
      </w:pPr>
      <w:r w:rsidDel="00000000" w:rsidR="00000000" w:rsidRPr="00000000">
        <w:rPr>
          <w:b w:val="1"/>
          <w:rtl w:val="0"/>
        </w:rPr>
        <w:t xml:space="preserve">Contexto histórico:</w:t>
      </w:r>
      <w:r w:rsidDel="00000000" w:rsidR="00000000" w:rsidRPr="00000000">
        <w:rPr>
          <w:rtl w:val="0"/>
        </w:rPr>
        <w:t xml:space="preserve"> A mediados del siglo XX, los científicos deben controlar el brote de poliomielitis usando nuevas vacunas.</w:t>
      </w:r>
    </w:p>
    <w:p w:rsidR="00000000" w:rsidDel="00000000" w:rsidP="00000000" w:rsidRDefault="00000000" w:rsidRPr="00000000" w14:paraId="0000002D">
      <w:pPr>
        <w:rPr/>
      </w:pPr>
      <w:r w:rsidDel="00000000" w:rsidR="00000000" w:rsidRPr="00000000">
        <w:rPr>
          <w:b w:val="1"/>
          <w:rtl w:val="0"/>
        </w:rPr>
        <w:t xml:space="preserve">Vista:</w:t>
      </w:r>
      <w:r w:rsidDel="00000000" w:rsidR="00000000" w:rsidRPr="00000000">
        <w:rPr>
          <w:rtl w:val="0"/>
        </w:rPr>
        <w:t xml:space="preserve"> Lateral con desplazamiento (scroll limitado).</w:t>
      </w:r>
    </w:p>
    <w:p w:rsidR="00000000" w:rsidDel="00000000" w:rsidP="00000000" w:rsidRDefault="00000000" w:rsidRPr="00000000" w14:paraId="0000002E">
      <w:pPr>
        <w:rPr>
          <w:b w:val="1"/>
        </w:rPr>
      </w:pPr>
      <w:r w:rsidDel="00000000" w:rsidR="00000000" w:rsidRPr="00000000">
        <w:rPr>
          <w:b w:val="1"/>
          <w:rtl w:val="0"/>
        </w:rPr>
        <w:t xml:space="preserve">Dinámica:</w:t>
      </w:r>
    </w:p>
    <w:p w:rsidR="00000000" w:rsidDel="00000000" w:rsidP="00000000" w:rsidRDefault="00000000" w:rsidRPr="00000000" w14:paraId="0000002F">
      <w:pPr>
        <w:rPr/>
      </w:pPr>
      <w:r w:rsidDel="00000000" w:rsidR="00000000" w:rsidRPr="00000000">
        <w:rPr>
          <w:rtl w:val="0"/>
        </w:rPr>
        <w:t xml:space="preserve">El jugador debe transportar vacunas por distintos hospitales esquivando obstáculos como virus flotantes y zonas contaminadas.</w:t>
      </w:r>
    </w:p>
    <w:p w:rsidR="00000000" w:rsidDel="00000000" w:rsidP="00000000" w:rsidRDefault="00000000" w:rsidRPr="00000000" w14:paraId="00000030">
      <w:pPr>
        <w:rPr>
          <w:b w:val="1"/>
        </w:rPr>
      </w:pPr>
      <w:r w:rsidDel="00000000" w:rsidR="00000000" w:rsidRPr="00000000">
        <w:rPr>
          <w:b w:val="1"/>
          <w:rtl w:val="0"/>
        </w:rPr>
        <w:t xml:space="preserve">Físicas:</w:t>
      </w:r>
    </w:p>
    <w:p w:rsidR="00000000" w:rsidDel="00000000" w:rsidP="00000000" w:rsidRDefault="00000000" w:rsidRPr="00000000" w14:paraId="00000031">
      <w:pPr>
        <w:rPr/>
      </w:pPr>
      <w:r w:rsidDel="00000000" w:rsidR="00000000" w:rsidRPr="00000000">
        <w:rPr>
          <w:rtl w:val="0"/>
        </w:rPr>
        <w:t xml:space="preserve">Movimiento sinusoidal de los virus que patrullan el aire.</w:t>
      </w:r>
    </w:p>
    <w:p w:rsidR="00000000" w:rsidDel="00000000" w:rsidP="00000000" w:rsidRDefault="00000000" w:rsidRPr="00000000" w14:paraId="00000032">
      <w:pPr>
        <w:rPr/>
      </w:pPr>
      <w:r w:rsidDel="00000000" w:rsidR="00000000" w:rsidRPr="00000000">
        <w:rPr>
          <w:rtl w:val="0"/>
        </w:rPr>
        <w:t xml:space="preserve">Movimiento lineal acelerado del vehículo que transporta vacunas.</w:t>
      </w:r>
    </w:p>
    <w:p w:rsidR="00000000" w:rsidDel="00000000" w:rsidP="00000000" w:rsidRDefault="00000000" w:rsidRPr="00000000" w14:paraId="00000033">
      <w:pPr>
        <w:rPr/>
      </w:pPr>
      <w:r w:rsidDel="00000000" w:rsidR="00000000" w:rsidRPr="00000000">
        <w:rPr>
          <w:rtl w:val="0"/>
        </w:rPr>
        <w:t xml:space="preserve">Colisiones detectadas entre objetos dinámicos.</w:t>
      </w:r>
    </w:p>
    <w:p w:rsidR="00000000" w:rsidDel="00000000" w:rsidP="00000000" w:rsidRDefault="00000000" w:rsidRPr="00000000" w14:paraId="00000034">
      <w:pPr>
        <w:rPr>
          <w:b w:val="1"/>
        </w:rPr>
      </w:pPr>
      <w:r w:rsidDel="00000000" w:rsidR="00000000" w:rsidRPr="00000000">
        <w:rPr>
          <w:b w:val="1"/>
          <w:rtl w:val="0"/>
        </w:rPr>
        <w:t xml:space="preserve">Retos y objetivos:</w:t>
      </w:r>
    </w:p>
    <w:p w:rsidR="00000000" w:rsidDel="00000000" w:rsidP="00000000" w:rsidRDefault="00000000" w:rsidRPr="00000000" w14:paraId="00000035">
      <w:pPr>
        <w:rPr/>
      </w:pPr>
      <w:r w:rsidDel="00000000" w:rsidR="00000000" w:rsidRPr="00000000">
        <w:rPr>
          <w:rtl w:val="0"/>
        </w:rPr>
        <w:t xml:space="preserve">Entregar la mayor cantidad de vacunas sin perder la carga.</w:t>
      </w:r>
    </w:p>
    <w:p w:rsidR="00000000" w:rsidDel="00000000" w:rsidP="00000000" w:rsidRDefault="00000000" w:rsidRPr="00000000" w14:paraId="00000036">
      <w:pPr>
        <w:rPr/>
      </w:pPr>
      <w:r w:rsidDel="00000000" w:rsidR="00000000" w:rsidRPr="00000000">
        <w:rPr>
          <w:rtl w:val="0"/>
        </w:rPr>
        <w:t xml:space="preserve">El nivel está controlado por tiempo (timer de 90 segundos): si no se completa antes, el brote se descontrola</w:t>
      </w:r>
    </w:p>
    <w:p w:rsidR="00000000" w:rsidDel="00000000" w:rsidP="00000000" w:rsidRDefault="00000000" w:rsidRPr="00000000" w14:paraId="00000037">
      <w:pPr>
        <w:rPr/>
      </w:pPr>
      <w:r w:rsidDel="00000000" w:rsidR="00000000" w:rsidRPr="00000000">
        <w:rPr>
          <w:b w:val="1"/>
          <w:rtl w:val="0"/>
        </w:rPr>
        <w:t xml:space="preserve">Nivel 3:</w:t>
      </w:r>
      <w:r w:rsidDel="00000000" w:rsidR="00000000" w:rsidRPr="00000000">
        <w:rPr>
          <w:rtl w:val="0"/>
        </w:rPr>
        <w:t xml:space="preserve"> “Pandemia Moderna” (Siglo XXI – Vacunas de nueva generación)</w:t>
      </w:r>
    </w:p>
    <w:p w:rsidR="00000000" w:rsidDel="00000000" w:rsidP="00000000" w:rsidRDefault="00000000" w:rsidRPr="00000000" w14:paraId="00000038">
      <w:pPr>
        <w:rPr/>
      </w:pPr>
      <w:r w:rsidDel="00000000" w:rsidR="00000000" w:rsidRPr="00000000">
        <w:rPr>
          <w:b w:val="1"/>
          <w:rtl w:val="0"/>
        </w:rPr>
        <w:t xml:space="preserve">Contexto histórico:</w:t>
      </w:r>
      <w:r w:rsidDel="00000000" w:rsidR="00000000" w:rsidRPr="00000000">
        <w:rPr>
          <w:rtl w:val="0"/>
        </w:rPr>
        <w:t xml:space="preserve"> En un laboratorio del siglo XXI, los científicos deben desarrollar una vacuna moderna ante una nueva pandemia.</w:t>
      </w:r>
    </w:p>
    <w:p w:rsidR="00000000" w:rsidDel="00000000" w:rsidP="00000000" w:rsidRDefault="00000000" w:rsidRPr="00000000" w14:paraId="00000039">
      <w:pPr>
        <w:rPr/>
      </w:pPr>
      <w:r w:rsidDel="00000000" w:rsidR="00000000" w:rsidRPr="00000000">
        <w:rPr>
          <w:b w:val="1"/>
          <w:rtl w:val="0"/>
        </w:rPr>
        <w:t xml:space="preserve">Vista:</w:t>
      </w:r>
      <w:r w:rsidDel="00000000" w:rsidR="00000000" w:rsidRPr="00000000">
        <w:rPr>
          <w:rtl w:val="0"/>
        </w:rPr>
        <w:t xml:space="preserve"> Cenital con desplazamiento (scroll)</w:t>
      </w:r>
    </w:p>
    <w:p w:rsidR="00000000" w:rsidDel="00000000" w:rsidP="00000000" w:rsidRDefault="00000000" w:rsidRPr="00000000" w14:paraId="0000003A">
      <w:pPr>
        <w:rPr>
          <w:b w:val="1"/>
        </w:rPr>
      </w:pPr>
      <w:r w:rsidDel="00000000" w:rsidR="00000000" w:rsidRPr="00000000">
        <w:rPr>
          <w:b w:val="1"/>
          <w:rtl w:val="0"/>
        </w:rPr>
        <w:t xml:space="preserve">Dinámica:</w:t>
      </w:r>
    </w:p>
    <w:p w:rsidR="00000000" w:rsidDel="00000000" w:rsidP="00000000" w:rsidRDefault="00000000" w:rsidRPr="00000000" w14:paraId="0000003B">
      <w:pPr>
        <w:rPr/>
      </w:pPr>
      <w:r w:rsidDel="00000000" w:rsidR="00000000" w:rsidRPr="00000000">
        <w:rPr>
          <w:rtl w:val="0"/>
        </w:rPr>
        <w:t xml:space="preserve">El jugador mezcla componentes biológicos para crear una vacuna efectiva. Un agente autónomo (un “asistente IA”) le ofrece sugerencias según los resultados de sus combinaciones anteriores.</w:t>
      </w:r>
    </w:p>
    <w:p w:rsidR="00000000" w:rsidDel="00000000" w:rsidP="00000000" w:rsidRDefault="00000000" w:rsidRPr="00000000" w14:paraId="0000003C">
      <w:pPr>
        <w:rPr>
          <w:b w:val="1"/>
        </w:rPr>
      </w:pPr>
      <w:r w:rsidDel="00000000" w:rsidR="00000000" w:rsidRPr="00000000">
        <w:rPr>
          <w:b w:val="1"/>
          <w:rtl w:val="0"/>
        </w:rPr>
        <w:t xml:space="preserve">Físicas:</w:t>
      </w:r>
    </w:p>
    <w:p w:rsidR="00000000" w:rsidDel="00000000" w:rsidP="00000000" w:rsidRDefault="00000000" w:rsidRPr="00000000" w14:paraId="0000003D">
      <w:pPr>
        <w:rPr/>
      </w:pPr>
      <w:r w:rsidDel="00000000" w:rsidR="00000000" w:rsidRPr="00000000">
        <w:rPr>
          <w:rtl w:val="0"/>
        </w:rPr>
        <w:t xml:space="preserve">Movimiento aleatorio de partículas microscópicas (modelo de difusión).</w:t>
      </w:r>
    </w:p>
    <w:p w:rsidR="00000000" w:rsidDel="00000000" w:rsidP="00000000" w:rsidRDefault="00000000" w:rsidRPr="00000000" w14:paraId="0000003E">
      <w:pPr>
        <w:rPr/>
      </w:pPr>
      <w:r w:rsidDel="00000000" w:rsidR="00000000" w:rsidRPr="00000000">
        <w:rPr>
          <w:rtl w:val="0"/>
        </w:rPr>
        <w:t xml:space="preserve">Movimiento elástico en las colisiones entre compuestos.</w:t>
      </w:r>
    </w:p>
    <w:p w:rsidR="00000000" w:rsidDel="00000000" w:rsidP="00000000" w:rsidRDefault="00000000" w:rsidRPr="00000000" w14:paraId="0000003F">
      <w:pPr>
        <w:rPr/>
      </w:pPr>
      <w:r w:rsidDel="00000000" w:rsidR="00000000" w:rsidRPr="00000000">
        <w:rPr>
          <w:rtl w:val="0"/>
        </w:rPr>
        <w:t xml:space="preserve">Movimiento curvilíneo del flujo en el microscopio.</w:t>
      </w:r>
    </w:p>
    <w:p w:rsidR="00000000" w:rsidDel="00000000" w:rsidP="00000000" w:rsidRDefault="00000000" w:rsidRPr="00000000" w14:paraId="00000040">
      <w:pPr>
        <w:rPr>
          <w:b w:val="1"/>
        </w:rPr>
      </w:pPr>
      <w:r w:rsidDel="00000000" w:rsidR="00000000" w:rsidRPr="00000000">
        <w:rPr>
          <w:b w:val="1"/>
          <w:rtl w:val="0"/>
        </w:rPr>
        <w:t xml:space="preserve">Retos y objetivos:</w:t>
      </w:r>
    </w:p>
    <w:p w:rsidR="00000000" w:rsidDel="00000000" w:rsidP="00000000" w:rsidRDefault="00000000" w:rsidRPr="00000000" w14:paraId="00000041">
      <w:pPr>
        <w:rPr/>
      </w:pPr>
      <w:r w:rsidDel="00000000" w:rsidR="00000000" w:rsidRPr="00000000">
        <w:rPr>
          <w:rtl w:val="0"/>
        </w:rPr>
        <w:t xml:space="preserve">Combinar correctamente los componentes para alcanzar una eficacia del 100%.</w:t>
      </w:r>
    </w:p>
    <w:p w:rsidR="00000000" w:rsidDel="00000000" w:rsidP="00000000" w:rsidRDefault="00000000" w:rsidRPr="00000000" w14:paraId="00000042">
      <w:pPr>
        <w:rPr/>
      </w:pPr>
      <w:r w:rsidDel="00000000" w:rsidR="00000000" w:rsidRPr="00000000">
        <w:rPr>
          <w:rtl w:val="0"/>
        </w:rPr>
        <w:t xml:space="preserve">El jugador gana cuando logra sintetizar la vacuna y detener el brote.</w:t>
      </w:r>
    </w:p>
    <w:p w:rsidR="00000000" w:rsidDel="00000000" w:rsidP="00000000" w:rsidRDefault="00000000" w:rsidRPr="00000000" w14:paraId="00000043">
      <w:pPr>
        <w:rPr>
          <w:b w:val="1"/>
        </w:rPr>
      </w:pPr>
      <w:r w:rsidDel="00000000" w:rsidR="00000000" w:rsidRPr="00000000">
        <w:rPr>
          <w:b w:val="1"/>
          <w:rtl w:val="0"/>
        </w:rPr>
        <w:t xml:space="preserve">7. Agente Autónomo Inteligente</w:t>
      </w:r>
    </w:p>
    <w:p w:rsidR="00000000" w:rsidDel="00000000" w:rsidP="00000000" w:rsidRDefault="00000000" w:rsidRPr="00000000" w14:paraId="00000044">
      <w:pPr>
        <w:rPr/>
      </w:pPr>
      <w:r w:rsidDel="00000000" w:rsidR="00000000" w:rsidRPr="00000000">
        <w:rPr>
          <w:rtl w:val="0"/>
        </w:rPr>
        <w:t xml:space="preserve">Personaje: Asistente IA de laboratorio “MedBot”</w:t>
      </w:r>
    </w:p>
    <w:p w:rsidR="00000000" w:rsidDel="00000000" w:rsidP="00000000" w:rsidRDefault="00000000" w:rsidRPr="00000000" w14:paraId="00000045">
      <w:pPr>
        <w:rPr/>
      </w:pPr>
      <w:r w:rsidDel="00000000" w:rsidR="00000000" w:rsidRPr="00000000">
        <w:rPr>
          <w:rtl w:val="0"/>
        </w:rPr>
        <w:t xml:space="preserve">Componente</w:t>
        <w:tab/>
        <w:t xml:space="preserve">Descripción</w:t>
      </w:r>
    </w:p>
    <w:p w:rsidR="00000000" w:rsidDel="00000000" w:rsidP="00000000" w:rsidRDefault="00000000" w:rsidRPr="00000000" w14:paraId="00000046">
      <w:pPr>
        <w:rPr/>
      </w:pPr>
      <w:r w:rsidDel="00000000" w:rsidR="00000000" w:rsidRPr="00000000">
        <w:rPr>
          <w:rtl w:val="0"/>
        </w:rPr>
        <w:t xml:space="preserve">Percepción</w:t>
        <w:tab/>
        <w:t xml:space="preserve">Detecta los componentes seleccionados por el jugador y los resultados de las combinaciones.</w:t>
      </w:r>
    </w:p>
    <w:p w:rsidR="00000000" w:rsidDel="00000000" w:rsidP="00000000" w:rsidRDefault="00000000" w:rsidRPr="00000000" w14:paraId="00000047">
      <w:pPr>
        <w:rPr/>
      </w:pPr>
      <w:r w:rsidDel="00000000" w:rsidR="00000000" w:rsidRPr="00000000">
        <w:rPr>
          <w:rtl w:val="0"/>
        </w:rPr>
        <w:t xml:space="preserve">Razonamiento</w:t>
        <w:tab/>
        <w:t xml:space="preserve">Evalúa qué combinaciones fallaron y busca sugerencias más efectivas.</w:t>
      </w:r>
    </w:p>
    <w:p w:rsidR="00000000" w:rsidDel="00000000" w:rsidP="00000000" w:rsidRDefault="00000000" w:rsidRPr="00000000" w14:paraId="00000048">
      <w:pPr>
        <w:rPr/>
      </w:pPr>
      <w:r w:rsidDel="00000000" w:rsidR="00000000" w:rsidRPr="00000000">
        <w:rPr>
          <w:rtl w:val="0"/>
        </w:rPr>
        <w:t xml:space="preserve">Acción</w:t>
        <w:tab/>
        <w:t xml:space="preserve">Recomienda al jugador qué elementos mezclar o evitar.</w:t>
      </w:r>
    </w:p>
    <w:p w:rsidR="00000000" w:rsidDel="00000000" w:rsidP="00000000" w:rsidRDefault="00000000" w:rsidRPr="00000000" w14:paraId="00000049">
      <w:pPr>
        <w:rPr/>
      </w:pPr>
      <w:r w:rsidDel="00000000" w:rsidR="00000000" w:rsidRPr="00000000">
        <w:rPr>
          <w:rtl w:val="0"/>
        </w:rPr>
        <w:t xml:space="preserve">Aprendizaje</w:t>
        <w:tab/>
        <w:t xml:space="preserve">Registra patrones de éxito o error y adapta sus consejos a las jugadas previas.</w:t>
      </w:r>
    </w:p>
    <w:p w:rsidR="00000000" w:rsidDel="00000000" w:rsidP="00000000" w:rsidRDefault="00000000" w:rsidRPr="00000000" w14:paraId="0000004A">
      <w:pPr>
        <w:rPr>
          <w:b w:val="1"/>
        </w:rPr>
      </w:pPr>
      <w:r w:rsidDel="00000000" w:rsidR="00000000" w:rsidRPr="00000000">
        <w:rPr>
          <w:b w:val="1"/>
          <w:rtl w:val="0"/>
        </w:rPr>
        <w:t xml:space="preserve">8. Representaciones Gráficas (Opcional) </w:t>
      </w:r>
    </w:p>
    <w:p w:rsidR="00000000" w:rsidDel="00000000" w:rsidP="00000000" w:rsidRDefault="00000000" w:rsidRPr="00000000" w14:paraId="0000004B">
      <w:pPr>
        <w:rPr>
          <w:b w:val="1"/>
        </w:rPr>
      </w:pPr>
      <w:r w:rsidDel="00000000" w:rsidR="00000000" w:rsidRPr="00000000">
        <w:rPr>
          <w:b w:val="1"/>
          <w:rtl w:val="0"/>
        </w:rPr>
        <w:t xml:space="preserve">9. Conclusión</w:t>
      </w:r>
    </w:p>
    <w:p w:rsidR="00000000" w:rsidDel="00000000" w:rsidP="00000000" w:rsidRDefault="00000000" w:rsidRPr="00000000" w14:paraId="0000004C">
      <w:pPr>
        <w:rPr/>
      </w:pPr>
      <w:r w:rsidDel="00000000" w:rsidR="00000000" w:rsidRPr="00000000">
        <w:rPr>
          <w:rtl w:val="0"/>
        </w:rPr>
        <w:t xml:space="preserve">La Batalla Invisible busca enseñar, de forma interactiva y divertida, la importancia de la ciencia y las vacunas en la historia humana. A través de tres niveles con dinámicas diferentes, se promueve la comprensión de los procesos científicos, el pensamiento crítico y el valor del trabajo colaborativo.</w:t>
      </w:r>
    </w:p>
    <w:p w:rsidR="00000000" w:rsidDel="00000000" w:rsidP="00000000" w:rsidRDefault="00000000" w:rsidRPr="00000000" w14:paraId="0000004D">
      <w:pPr>
        <w:rPr/>
      </w:pPr>
      <w:r w:rsidDel="00000000" w:rsidR="00000000" w:rsidRPr="00000000">
        <w:rPr>
          <w:rtl w:val="0"/>
        </w:rPr>
        <w:t xml:space="preserve">El proyecto permitirá aplicar los fundamentos técnicos del curso y desarrollar la creatividad mediante programación, diseño visual y modelado de comportamientos inteligentes.</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2822C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822C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822C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822C6"/>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822C6"/>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822C6"/>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822C6"/>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822C6"/>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822C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822C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822C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822C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822C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822C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822C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822C6"/>
    <w:rPr>
      <w:i w:val="1"/>
      <w:iCs w:val="1"/>
      <w:color w:val="404040" w:themeColor="text1" w:themeTint="0000BF"/>
    </w:rPr>
  </w:style>
  <w:style w:type="paragraph" w:styleId="Prrafodelista">
    <w:name w:val="List Paragraph"/>
    <w:basedOn w:val="Normal"/>
    <w:uiPriority w:val="34"/>
    <w:qFormat w:val="1"/>
    <w:rsid w:val="002822C6"/>
    <w:pPr>
      <w:ind w:left="720"/>
      <w:contextualSpacing w:val="1"/>
    </w:pPr>
  </w:style>
  <w:style w:type="character" w:styleId="nfasisintenso">
    <w:name w:val="Intense Emphasis"/>
    <w:basedOn w:val="Fuentedeprrafopredeter"/>
    <w:uiPriority w:val="21"/>
    <w:qFormat w:val="1"/>
    <w:rsid w:val="002822C6"/>
    <w:rPr>
      <w:i w:val="1"/>
      <w:iCs w:val="1"/>
      <w:color w:val="2f5496" w:themeColor="accent1" w:themeShade="0000BF"/>
    </w:rPr>
  </w:style>
  <w:style w:type="paragraph" w:styleId="Citadestacada">
    <w:name w:val="Intense Quote"/>
    <w:basedOn w:val="Normal"/>
    <w:next w:val="Normal"/>
    <w:link w:val="CitadestacadaCar"/>
    <w:uiPriority w:val="30"/>
    <w:qFormat w:val="1"/>
    <w:rsid w:val="002822C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822C6"/>
    <w:rPr>
      <w:i w:val="1"/>
      <w:iCs w:val="1"/>
      <w:color w:val="2f5496" w:themeColor="accent1" w:themeShade="0000BF"/>
    </w:rPr>
  </w:style>
  <w:style w:type="character" w:styleId="Referenciaintensa">
    <w:name w:val="Intense Reference"/>
    <w:basedOn w:val="Fuentedeprrafopredeter"/>
    <w:uiPriority w:val="32"/>
    <w:qFormat w:val="1"/>
    <w:rsid w:val="002822C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4iYoPOCDvsdAiMDJ0K00RKzmg==">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2025-10-31T20:38:00Z</dcterms:created>
  <dc:creator>juanes</dc:creator>
</cp:coreProperties>
</file>